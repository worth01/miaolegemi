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7F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棋盘牌数调整</w:t>
      </w:r>
    </w:p>
    <w:p w14:paraId="7EF6554E">
      <w:pPr>
        <w:rPr>
          <w:rFonts w:hint="eastAsia"/>
          <w:lang w:val="en-US" w:eastAsia="zh-CN"/>
        </w:rPr>
      </w:pPr>
    </w:p>
    <w:p w14:paraId="3E7EBC18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牌池明细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：</w:t>
      </w:r>
    </w:p>
    <w:p w14:paraId="349976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  <w:lang w:val="en-US" w:eastAsia="zh-CN"/>
        </w:rPr>
        <w:t>1关教学关：种类维持不变8种：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猫粮碗/饮水机/储存桶/猫砂盆/宠物梳子/猫抓板/猫窝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  <w:lang w:val="en-US" w:eastAsia="zh-CN"/>
        </w:rPr>
        <w:t>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猫爪印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  <w:lang w:val="en-US" w:eastAsia="zh-CN"/>
        </w:rPr>
        <w:t>，48张</w:t>
      </w:r>
    </w:p>
    <w:p w14:paraId="5FCEA2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  <w:lang w:val="en-US" w:eastAsia="zh-CN"/>
        </w:rPr>
        <w:t>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-10 关：猫粮碗/饮水机/储存桶/猫砂盆/宠物梳子/猫抓板/猫窝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  <w:lang w:val="en-US" w:eastAsia="zh-CN"/>
        </w:rPr>
        <w:t>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猫爪印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毛线球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/猫薄荷/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逗猫棒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/猫罐头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（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  <w:lang w:val="en-US" w:eastAsia="zh-CN"/>
        </w:rPr>
        <w:t>12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）</w:t>
      </w:r>
    </w:p>
    <w:p w14:paraId="740FDA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11-20 关：猫粮碗/饮水机/储存桶/猫砂盆/宠物梳子/猫抓板/猫窝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  <w:lang w:val="en-US" w:eastAsia="zh-CN"/>
        </w:rPr>
        <w:t>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猫爪印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毛线球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/猫薄荷/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逗猫棒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/猫罐头/蝴蝶结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（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  <w:lang w:val="en-US" w:eastAsia="zh-CN"/>
        </w:rPr>
        <w:t>13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 xml:space="preserve"> 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）</w:t>
      </w:r>
    </w:p>
    <w:p w14:paraId="2F130F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21-30 关：猫粮碗/饮水机/储存桶/猫砂盆/宠物梳子/猫抓板/猫窝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  <w:lang w:val="en-US" w:eastAsia="zh-CN"/>
        </w:rPr>
        <w:t>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猫爪印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毛线球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/猫薄荷/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逗猫棒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kern w:val="0"/>
          <w:sz w:val="26"/>
          <w:szCs w:val="26"/>
          <w:lang w:val="en-US" w:eastAsia="zh-CN" w:bidi="ar"/>
        </w:rPr>
        <w:t>/猫罐头/蝴蝶结/玩具鼠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（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1</w:t>
      </w:r>
      <w:r>
        <w:rPr>
          <w:rStyle w:val="6"/>
          <w:rFonts w:hint="eastAsia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  <w:lang w:val="en-US" w:eastAsia="zh-CN"/>
        </w:rPr>
        <w:t>4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 xml:space="preserve"> 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）</w:t>
      </w:r>
    </w:p>
    <w:p w14:paraId="6E0D428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42" w:afterAutospacing="0"/>
        <w:ind w:left="0" w:firstLine="0"/>
        <w:rPr>
          <w:rFonts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全部验证通过 ✅ 最终配置：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968"/>
        <w:gridCol w:w="1438"/>
        <w:gridCol w:w="1545"/>
        <w:gridCol w:w="1595"/>
      </w:tblGrid>
      <w:tr w14:paraId="061B0119">
        <w:trPr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901C7B">
            <w:pPr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A2B1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第 1 关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E548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第 2-10 关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113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第 11-20 关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FAAD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第 21-30 关</w:t>
            </w:r>
          </w:p>
        </w:tc>
      </w:tr>
      <w:tr w14:paraId="797D92A8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03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棋盘层数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C88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5A93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2D7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13C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</w:tr>
      <w:tr w14:paraId="6A21BD1D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EF6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标准棋盘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AF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54 张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86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84 张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54DA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96 张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87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102 张</w:t>
            </w:r>
          </w:p>
        </w:tc>
      </w:tr>
      <w:tr w14:paraId="7291D44C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6B9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异形棋盘(≤)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E0E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858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84/90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89A6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90/96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C51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90/102</w:t>
            </w:r>
          </w:p>
        </w:tc>
      </w:tr>
      <w:tr w14:paraId="31953C75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70BB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牌堆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7BA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31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3摞×6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B14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3摞×6~9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AE5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3摞×6~9</w:t>
            </w:r>
          </w:p>
        </w:tc>
      </w:tr>
      <w:tr w14:paraId="6D606B52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B98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牌堆总计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E94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A975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5910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18~27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FCE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18~27</w:t>
            </w:r>
          </w:p>
        </w:tc>
      </w:tr>
      <w:tr w14:paraId="7748A5E9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B5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种类全覆盖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331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906A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A6B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4BA8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✅</w:t>
            </w:r>
          </w:p>
        </w:tc>
      </w:tr>
    </w:tbl>
    <w:p w14:paraId="66DED057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相比之前：棋盘增加约 12</w:t>
      </w:r>
      <w:del w:id="0">
        <w:r>
          <w:rPr>
            <w:rFonts w:hint="default" w:ascii="sans-serif" w:hAnsi="sans-serif" w:eastAsia="sans-serif" w:cs="sans-serif"/>
            <w:i w:val="0"/>
            <w:iCs w:val="0"/>
            <w:caps w:val="0"/>
            <w:color w:val="3B3B3B"/>
            <w:spacing w:val="0"/>
            <w:sz w:val="26"/>
            <w:szCs w:val="26"/>
            <w:shd w:val="clear" w:fill="FFFFFF"/>
          </w:rPr>
          <w:delText>18 张，牌堆减少约 30</w:delText>
        </w:r>
      </w:del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50 张。</w:t>
      </w:r>
    </w:p>
    <w:p w14:paraId="5B00978A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问题根因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：</w:t>
      </w:r>
      <w:r>
        <w:rPr>
          <w:rStyle w:val="7"/>
          <w:rFonts w:ascii="var(--app-monospace-font-family" w:hAnsi="var(--app-monospace-font-family" w:eastAsia="var(--app-monospace-font-family" w:cs="var(--app-monospace-font-family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tileX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/</w:t>
      </w:r>
      <w:r>
        <w:rPr>
          <w:rStyle w:val="7"/>
          <w:rFonts w:hint="default" w:ascii="var(--app-monospace-font-family" w:hAnsi="var(--app-monospace-font-family" w:eastAsia="var(--app-monospace-font-family" w:cs="var(--app-monospace-font-family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tileY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 xml:space="preserve"> 只按行列计算坐标，同一位置不同层的卡片完全重叠。层阴影被上限锁死（max 6px），3 层以上看不出区别。</w:t>
      </w:r>
    </w:p>
    <w:p w14:paraId="0EE3062B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修改了 5 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3"/>
        <w:gridCol w:w="4811"/>
      </w:tblGrid>
      <w:tr w14:paraId="3F6D7A85">
        <w:trPr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F5B0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位置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6C3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修改</w:t>
            </w:r>
          </w:p>
        </w:tc>
      </w:tr>
      <w:tr w14:paraId="2DBF4874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92D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buildLayerOffsetMap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2E6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移除 </w:t>
            </w: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Math.min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上限，新增 </w:t>
            </w: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shadowX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水平偏移</w:t>
            </w:r>
          </w:p>
        </w:tc>
      </w:tr>
      <w:tr w14:paraId="27ED4A64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D3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getLayerStyle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/ </w:t>
            </w: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getTileStyle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502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同层偏移逻辑，同步到 5 层</w:t>
            </w:r>
          </w:p>
        </w:tc>
      </w:tr>
      <w:tr w14:paraId="403F2038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D98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Tile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组件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F94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卡片位置加入层偏移</w:t>
            </w:r>
          </w:p>
        </w:tc>
      </w:tr>
      <w:tr w14:paraId="6561343B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6F4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Canvas </w:t>
            </w: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drawTiles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C3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Canvas 绘制加入层偏移</w:t>
            </w:r>
          </w:p>
        </w:tc>
      </w:tr>
      <w:tr w14:paraId="6B8F0A8A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DE5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点击命中检测 </w:t>
            </w: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hitTest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C27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点击区域跟随层偏移</w:t>
            </w:r>
          </w:p>
        </w:tc>
      </w:tr>
      <w:tr w14:paraId="4E22125C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346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calcOverlap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遮挡计算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97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遮挡判定使用偏移后的坐标</w:t>
            </w:r>
          </w:p>
        </w:tc>
      </w:tr>
    </w:tbl>
    <w:p w14:paraId="6226A414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各层偏移量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（x 右移 + y 下移）：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"/>
        <w:gridCol w:w="903"/>
        <w:gridCol w:w="910"/>
        <w:gridCol w:w="677"/>
      </w:tblGrid>
      <w:tr w14:paraId="710C6EE9">
        <w:trPr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6E67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层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F1E8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X 偏移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BE5B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Y 偏移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15CC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模糊</w:t>
            </w:r>
          </w:p>
        </w:tc>
      </w:tr>
      <w:tr w14:paraId="0B5EB1D0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28B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3AB7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778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B86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4px</w:t>
            </w:r>
          </w:p>
        </w:tc>
      </w:tr>
      <w:tr w14:paraId="5F80EA7F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C62E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ED1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1.5px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C64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976D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8px</w:t>
            </w:r>
          </w:p>
        </w:tc>
      </w:tr>
      <w:tr w14:paraId="5F16F3AD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F08A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EF7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FBB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6px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D1C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12px</w:t>
            </w:r>
          </w:p>
        </w:tc>
      </w:tr>
      <w:tr w14:paraId="43BED74B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26AA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9446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4.5px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527B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9px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C98D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16px</w:t>
            </w:r>
          </w:p>
        </w:tc>
      </w:tr>
      <w:tr w14:paraId="62502BE5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B71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3D5B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6px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0A96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12px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F20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20px</w:t>
            </w:r>
          </w:p>
        </w:tc>
      </w:tr>
    </w:tbl>
    <w:p w14:paraId="3FE1C243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现在不同层的卡片在同一个位置会形成明显的阶梯状错开，下层卡片的边缘从上层卡片下方露出来，可以看清楚层级关系。</w:t>
      </w:r>
    </w:p>
    <w:p w14:paraId="601B77A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</w:pPr>
    </w:p>
    <w:p w14:paraId="743F1FA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42" w:afterAutospacing="0"/>
        <w:ind w:left="0" w:firstLine="0"/>
        <w:rPr>
          <w:rFonts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全部完成，变更汇总：</w:t>
      </w:r>
    </w:p>
    <w:p w14:paraId="7C2D0FB5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1. 分层可见性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 xml:space="preserve"> — 棋盘 Canvas + Tile 组件：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4"/>
        <w:gridCol w:w="3035"/>
        <w:gridCol w:w="3237"/>
      </w:tblGrid>
      <w:tr w14:paraId="4CA74B3A">
        <w:trPr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CC3C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9E99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旧值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279A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新值</w:t>
            </w:r>
          </w:p>
        </w:tc>
      </w:tr>
      <w:tr w14:paraId="625A65F8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40D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blocked opacity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18DB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0.4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3B0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0.55</w:t>
            </w:r>
          </w:p>
        </w:tc>
      </w:tr>
      <w:tr w14:paraId="1731EF22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7D08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blocked filter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1297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grayscale(0.5) brightness(0.6)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346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grayscale(0.3) brightness(0.75)</w:t>
            </w:r>
          </w:p>
        </w:tc>
      </w:tr>
      <w:tr w14:paraId="0FC1BD74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7B03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Canvas blocked alpha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F4B1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98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0.65</w:t>
            </w:r>
          </w:p>
        </w:tc>
      </w:tr>
    </w:tbl>
    <w:p w14:paraId="6366772B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被遮挡的牌现在能透过上层看到牌面内容，分辨出牌型。</w:t>
      </w:r>
    </w:p>
    <w:p w14:paraId="2AEC1960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2. 点击条件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 xml:space="preserve"> — 只有 100% 露出的牌才可点击：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2"/>
        <w:gridCol w:w="1337"/>
        <w:gridCol w:w="2325"/>
      </w:tblGrid>
      <w:tr w14:paraId="1AF61CF0">
        <w:trPr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4900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326B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旧值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548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新值</w:t>
            </w:r>
          </w:p>
        </w:tc>
      </w:tr>
      <w:tr w14:paraId="1980ABE8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CEAD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isTileBlocked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(运行时)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39A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&gt; 0.3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(30%)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F0EA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&gt; 0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(0%，完全露出)</w:t>
            </w:r>
          </w:p>
        </w:tc>
      </w:tr>
      <w:tr w14:paraId="55E44122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6D06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isTileBlockedSolvable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(生成)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674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&gt; 0.3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D399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保持不变</w:t>
            </w:r>
          </w:p>
        </w:tc>
      </w:tr>
    </w:tbl>
    <w:p w14:paraId="02345E40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层偏移后同一位置不同层的牌错开排列，上层牌露出下层牌边缘，只有完全无遮挡的牌才能点。</w:t>
      </w:r>
    </w:p>
    <w:p w14:paraId="6EEB424E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3. 牌堆/棋盘尺寸统一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2186"/>
        <w:gridCol w:w="1656"/>
      </w:tblGrid>
      <w:tr w14:paraId="00E908EF">
        <w:trPr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E753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尺寸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CC4C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旧值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5FC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新值</w:t>
            </w:r>
          </w:p>
        </w:tc>
      </w:tr>
      <w:tr w14:paraId="31B4C509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AEB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棋盘卡片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D5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TILE_W=48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33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48</w:t>
            </w:r>
          </w:p>
        </w:tc>
      </w:tr>
      <w:tr w14:paraId="1A2B2282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58BE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牌堆卡片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DC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50/52 硬编码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014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TILE_W=48</w:t>
            </w:r>
          </w:p>
        </w:tc>
      </w:tr>
      <w:tr w14:paraId="03C804D7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5FF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收集槽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B462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38/48/58 硬编码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855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TILE_W 相关</w:t>
            </w:r>
          </w:p>
        </w:tc>
      </w:tr>
    </w:tbl>
    <w:p w14:paraId="07D8EF8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bookmarkStart w:id="0" w:name="_GoBack"/>
      <w:bookmarkEnd w:id="0"/>
    </w:p>
    <w:p w14:paraId="0FC0E82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42" w:afterAutospacing="0"/>
        <w:ind w:left="0" w:firstLine="0"/>
        <w:rPr>
          <w:rFonts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全部同步完成。最终偏移参数：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"/>
        <w:gridCol w:w="903"/>
        <w:gridCol w:w="910"/>
        <w:gridCol w:w="625"/>
        <w:gridCol w:w="860"/>
      </w:tblGrid>
      <w:tr w14:paraId="124A05D2">
        <w:trPr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CB86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层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BCEA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X 偏移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A5E0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Y 偏移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703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模糊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74ED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效果</w:t>
            </w:r>
          </w:p>
        </w:tc>
      </w:tr>
      <w:tr w14:paraId="64102F33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76E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89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BB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E7A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4B7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底层</w:t>
            </w:r>
          </w:p>
        </w:tc>
      </w:tr>
      <w:tr w14:paraId="6025351E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D80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F95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1DB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5px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662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6px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C8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👆</w:t>
            </w:r>
          </w:p>
        </w:tc>
      </w:tr>
      <w:tr w14:paraId="5DCD11C4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D8A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AA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6px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FA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6BBA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8px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78D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👆👆</w:t>
            </w:r>
          </w:p>
        </w:tc>
      </w:tr>
      <w:tr w14:paraId="5C4B005B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C03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8E0E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9px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077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15px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C01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C3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👆👆👆</w:t>
            </w:r>
          </w:p>
        </w:tc>
      </w:tr>
      <w:tr w14:paraId="4635914D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B8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EC12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12px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8F1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F4AF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12px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A594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顶层</w:t>
            </w:r>
          </w:p>
        </w:tc>
      </w:tr>
    </w:tbl>
    <w:p w14:paraId="696E56EC">
      <w:pPr>
        <w:rPr>
          <w:vanish/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3"/>
        <w:gridCol w:w="1284"/>
        <w:gridCol w:w="1265"/>
      </w:tblGrid>
      <w:tr w14:paraId="70336A36">
        <w:trPr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441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1417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旧值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1E87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新值</w:t>
            </w:r>
          </w:p>
        </w:tc>
      </w:tr>
      <w:tr w14:paraId="60719AF5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72D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SAFE_ZONE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D2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804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32</w:t>
            </w:r>
          </w:p>
        </w:tc>
      </w:tr>
      <w:tr w14:paraId="04E42F80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B5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每层 X 偏移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C38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1.5px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B47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3px</w:t>
            </w:r>
          </w:p>
        </w:tc>
      </w:tr>
      <w:tr w14:paraId="1EFDD136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50E8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每层 Y 偏移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DD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DE3D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5px</w:t>
            </w:r>
          </w:p>
        </w:tc>
      </w:tr>
      <w:tr w14:paraId="4172925B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BB8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blocked 可见度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6B7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0.55/0.65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2FEC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0.7/0.75</w:t>
            </w:r>
          </w:p>
        </w:tc>
      </w:tr>
      <w:tr w14:paraId="08E1E10C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A53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Canvas 边界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1B4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444×324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5B5B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472×352</w:t>
            </w:r>
          </w:p>
        </w:tc>
      </w:tr>
    </w:tbl>
    <w:p w14:paraId="2CA4B415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现在同一位置的 5 层牌会形成明显的阶梯状排列，次顶层卡片的类型和颜色可以从上层卡片旁边清楚地看到。棋盘四周 32px 安全区确保偏移后的卡片不会溢出边界，边缘点击也不会命中错误的牌。</w:t>
      </w:r>
    </w:p>
    <w:p w14:paraId="5BC2006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42" w:afterAutospacing="0"/>
        <w:ind w:left="0" w:firstLine="0"/>
        <w:rPr>
          <w:rFonts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以下为系统中所有弹窗的尺寸和样式汇总：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25"/>
        <w:gridCol w:w="833"/>
        <w:gridCol w:w="677"/>
        <w:gridCol w:w="1000"/>
        <w:gridCol w:w="2051"/>
      </w:tblGrid>
      <w:tr w14:paraId="2609F146">
        <w:trPr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0512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弹窗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6075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宽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044E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圆角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9CF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内边距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D949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背景</w:t>
            </w:r>
          </w:p>
        </w:tc>
      </w:tr>
      <w:tr w14:paraId="5E6D209F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46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通用确认弹窗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(ConfirmModal)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0E3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290px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CDC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3BB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28px 22px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D1E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colors.card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+ 黑色半透遮罩</w:t>
            </w:r>
          </w:p>
        </w:tc>
      </w:tr>
      <w:tr w14:paraId="4599A9BF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B2C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退出登录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D9D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290px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12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A703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28px 22px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9CB3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colors.card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+ 75%黑遮罩</w:t>
            </w:r>
          </w:p>
        </w:tc>
      </w:tr>
      <w:tr w14:paraId="355B818F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7F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领养确认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(AdoptConfirmModal)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60DC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280px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4679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DC3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28px 22px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EFF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75%黑遮罩</w:t>
            </w:r>
          </w:p>
        </w:tc>
      </w:tr>
      <w:tr w14:paraId="0F375A05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452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送走确认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(ReleaseConfirmModal)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1B4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290px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F85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CCF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28px 22px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6C4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75%黑遮罩</w:t>
            </w:r>
          </w:p>
        </w:tc>
      </w:tr>
      <w:tr w14:paraId="4DED690B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370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签到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(CheckInModal)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AE4F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280px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DEC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B271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28px 22px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635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75%黑遮罩</w:t>
            </w:r>
          </w:p>
        </w:tc>
      </w:tr>
      <w:tr w14:paraId="04253E74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C9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里程碑解锁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(MilestoneUnlockModal)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3BAA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280px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DE6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126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28px 22px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433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75%黑遮罩</w:t>
            </w:r>
          </w:p>
        </w:tc>
      </w:tr>
      <w:tr w14:paraId="3E515A7C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9F8F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信息提示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(InfoModal)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4D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280px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D76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E0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24px 20px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F9C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colors.card</w:t>
            </w:r>
          </w:p>
        </w:tc>
      </w:tr>
      <w:tr w14:paraId="7D313EFA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B859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血统谱系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(LineageModal)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5E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全屏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769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F24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75D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75%黑遮罩</w:t>
            </w:r>
          </w:p>
        </w:tc>
      </w:tr>
      <w:tr w14:paraId="6BB24210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755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抽卡结果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(GachaResultModal)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0DD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280px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884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0DB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28px 22px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2EDF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75%黑遮罩</w:t>
            </w:r>
          </w:p>
        </w:tc>
      </w:tr>
      <w:tr w14:paraId="77DD1B9E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996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猫咪卡牌翻转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(CatCardFlipModal)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4F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全屏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4D75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BF5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257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75%黑遮罩</w:t>
            </w:r>
          </w:p>
        </w:tc>
      </w:tr>
      <w:tr w14:paraId="753820DA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E75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纪念册详情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(MemorialDetailModal)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B11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300px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AD8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F6B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24px 20px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72F4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半透明渐变</w:t>
            </w:r>
          </w:p>
        </w:tc>
      </w:tr>
      <w:tr w14:paraId="4CE5EA35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5D86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用户协议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(AgreementModal)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B4E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340px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F19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99E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32px 24px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E46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colors.card</w:t>
            </w:r>
          </w:p>
        </w:tc>
      </w:tr>
      <w:tr w14:paraId="73F3A62D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DA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微信授权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(LoginAuthModal)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BE3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340px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6E35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24px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D61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32px 24px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1D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7"/>
                <w:rFonts w:hint="default" w:ascii="var(--app-monospace-font-family" w:hAnsi="var(--app-monospace-font-family" w:eastAsia="var(--app-monospace-font-family" w:cs="var(--app-monospace-font-family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colors.card</w:t>
            </w:r>
          </w:p>
        </w:tc>
      </w:tr>
      <w:tr w14:paraId="07C54B09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BE6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游戏结算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(ResultOverlay)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77F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全屏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18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53C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34CD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75%黑遮罩</w:t>
            </w:r>
          </w:p>
        </w:tc>
      </w:tr>
      <w:tr w14:paraId="0B99E440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64F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告别仪式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(FarewellCeremony)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6C7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全屏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B259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986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231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暗色背景</w:t>
            </w:r>
          </w:p>
        </w:tc>
      </w:tr>
      <w:tr w14:paraId="431D87BD"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B8A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Style w:val="6"/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备战弹窗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 (PreBattle/BattlePrep)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4D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全屏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6BF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799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FEF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sz w:val="26"/>
                <w:szCs w:val="26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3B3B"/>
                <w:spacing w:val="0"/>
                <w:kern w:val="0"/>
                <w:sz w:val="26"/>
                <w:szCs w:val="26"/>
                <w:lang w:val="en-US" w:eastAsia="zh-CN" w:bidi="ar"/>
              </w:rPr>
              <w:t>深浅背景</w:t>
            </w:r>
          </w:p>
        </w:tc>
      </w:tr>
    </w:tbl>
    <w:p w14:paraId="387C0214">
      <w:pPr>
        <w:pStyle w:val="3"/>
        <w:keepNext w:val="0"/>
        <w:keepLines w:val="0"/>
        <w:widowControl/>
        <w:suppressLineNumbers w:val="0"/>
        <w:shd w:val="clear" w:fill="FFFFFF"/>
        <w:spacing w:before="21" w:beforeAutospacing="0" w:after="42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归纳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：</w:t>
      </w:r>
    </w:p>
    <w:p w14:paraId="36577A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小型弹窗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：280px / 290px / 300px 宽，圆角 20-24px</w:t>
      </w:r>
    </w:p>
    <w:p w14:paraId="18AB51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中型弹窗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：340px 宽（协议/授权）</w:t>
      </w:r>
    </w:p>
    <w:p w14:paraId="7A59D2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全屏弹窗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B3B"/>
          <w:spacing w:val="0"/>
          <w:sz w:val="26"/>
          <w:szCs w:val="26"/>
          <w:shd w:val="clear" w:fill="FFFFFF"/>
        </w:rPr>
        <w:t>：覆盖整个 iPhone 框</w:t>
      </w:r>
    </w:p>
    <w:p w14:paraId="4C2B589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192C7D9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6237C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爱心 love — 32点  ❌ 余2</w:t>
      </w:r>
    </w:p>
    <w:p w14:paraId="0DBD6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`1 2 3 4 5 6 7 8`</w:t>
      </w:r>
    </w:p>
    <w:p w14:paraId="0CFCA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`1` ⬜ 🟫 🟫 ⬜ ⬜ 🟫 🟫 ⬜  (4点)</w:t>
      </w:r>
    </w:p>
    <w:p w14:paraId="692D1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`2` 🟫 🟫 🟫 🟫 🟫 🟫 🟫 🟫  (8点)</w:t>
      </w:r>
    </w:p>
    <w:p w14:paraId="1D6E0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`3` 🟫 🟫 🟫 🟫 🟫 🟫 🟫 🟫  (8点)</w:t>
      </w:r>
    </w:p>
    <w:p w14:paraId="22EB2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`4` ⬜ 🟫 🟫 🟫 🟫 🟫 🟫 ⬜  (6点)</w:t>
      </w:r>
    </w:p>
    <w:p w14:paraId="28792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`5` ⬜ ⬜ 🟫 🟫 🟫 🟫 ⬜ ⬜  (4点)</w:t>
      </w:r>
    </w:p>
    <w:p w14:paraId="674A6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`6` ⬜ ⬜ ⬜ 🟫 🟫 ⬜ ⬜ ⬜  (2点)</w:t>
      </w:r>
    </w:p>
    <w:p w14:paraId="0131E43E">
      <w:pPr>
        <w:rPr>
          <w:rFonts w:hint="default"/>
          <w:lang w:val="en-US" w:eastAsia="zh-CN"/>
        </w:rPr>
      </w:pPr>
    </w:p>
    <w:p w14:paraId="7A4BC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菱形 diamond — 24点  ✅</w:t>
      </w:r>
    </w:p>
    <w:p w14:paraId="242B3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`1 2 3 4 5 6 7 8`</w:t>
      </w:r>
    </w:p>
    <w:p w14:paraId="3426E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`1` ⬜ ⬜ ⬜ 🟫 🟫 ⬜ ⬜ ⬜  (2点)</w:t>
      </w:r>
    </w:p>
    <w:p w14:paraId="3CC0C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`2` ⬜ ⬜ 🟫 🟫 🟫 🟫 ⬜ ⬜  (4点)</w:t>
      </w:r>
    </w:p>
    <w:p w14:paraId="31312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`3` ⬜ 🟫 🟫 🟫 🟫 🟫 🟫 ⬜  (6点)</w:t>
      </w:r>
    </w:p>
    <w:p w14:paraId="57EA5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`4` ⬜ 🟫 🟫 🟫 🟫 🟫 🟫 ⬜  (6点)</w:t>
      </w:r>
    </w:p>
    <w:p w14:paraId="4B6927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`5` ⬜ ⬜ 🟫 🟫 🟫 🟫 ⬜ ⬜  (4点)</w:t>
      </w:r>
    </w:p>
    <w:p w14:paraId="4954F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`6` ⬜ ⬜ ⬜ 🟫 🟫 ⬜ ⬜ ⬜  (2点)</w:t>
      </w:r>
    </w:p>
    <w:p w14:paraId="196A4E47">
      <w:pPr>
        <w:rPr>
          <w:rFonts w:hint="default"/>
          <w:lang w:val="en-US" w:eastAsia="zh-CN"/>
        </w:rPr>
      </w:pPr>
    </w:p>
    <w:p w14:paraId="3D7A3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波斯双域 persia — 42点  ✅</w:t>
      </w:r>
    </w:p>
    <w:p w14:paraId="68B81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`1 2 3 4 5 6 7 8`</w:t>
      </w:r>
    </w:p>
    <w:p w14:paraId="2A950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`1` 🟫 🟫 🟫 ⬜ 🟫 🟫 🟫 🟫  (7点)</w:t>
      </w:r>
    </w:p>
    <w:p w14:paraId="63648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`2` 🟫 🟫 🟫 ⬜ 🟫 🟫 🟫 🟫  (7点)</w:t>
      </w:r>
    </w:p>
    <w:p w14:paraId="76816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`3` 🟫 🟫 🟫 ⬜ 🟫 🟫 🟫 🟫  (7点)</w:t>
      </w:r>
    </w:p>
    <w:p w14:paraId="3BF97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`4` 🟫 🟫 🟫 ⬜ 🟫 🟫 🟫 🟫  (7点)</w:t>
      </w:r>
    </w:p>
    <w:p w14:paraId="40F21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`5` 🟫 🟫 🟫 ⬜ 🟫 🟫 🟫 🟫  (7点)</w:t>
      </w:r>
    </w:p>
    <w:p w14:paraId="6EE5B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`6` 🟫 🟫 🟫 ⬜ 🟫 🟫 🟫 🟫  (7点)</w:t>
      </w:r>
    </w:p>
    <w:p w14:paraId="492BBF9E">
      <w:pPr>
        <w:rPr>
          <w:rFonts w:hint="default"/>
          <w:lang w:val="en-US" w:eastAsia="zh-CN"/>
        </w:rPr>
      </w:pPr>
    </w:p>
    <w:p w14:paraId="1A37C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蝴蝶 butterfly — 30点  ✅</w:t>
      </w:r>
    </w:p>
    <w:p w14:paraId="45877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`1 2 3 4 5 6 7 8`</w:t>
      </w:r>
    </w:p>
    <w:p w14:paraId="7D834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`1` ⬜ 🟫 🟫 ⬜ ⬜ 🟫 🟫 ⬜  (4点)</w:t>
      </w:r>
    </w:p>
    <w:p w14:paraId="40330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`2` 🟫 🟫 🟫 🟫 🟫 🟫 🟫 🟫  (8点)</w:t>
      </w:r>
    </w:p>
    <w:p w14:paraId="45B66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`3` 🟫 🟫 ⬜ ⬜ ⬜ ⬜ 🟫 🟫  (4点)</w:t>
      </w:r>
    </w:p>
    <w:p w14:paraId="1D548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`4` 🟫 🟫 ⬜ ⬜ ⬜ ⬜ 🟫 🟫  (4点)</w:t>
      </w:r>
    </w:p>
    <w:p w14:paraId="143B9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`5` ⬜ 🟫 🟫 🟫 🟫 🟫 🟫 ⬜  (6点)</w:t>
      </w:r>
    </w:p>
    <w:p w14:paraId="7708C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`6` ⬜ ⬜ 🟫 🟫 🟫 🟫 ⬜ ⬜  (4点)</w:t>
      </w:r>
    </w:p>
    <w:p w14:paraId="47BC1168">
      <w:pPr>
        <w:rPr>
          <w:rFonts w:hint="default"/>
          <w:lang w:val="en-US" w:eastAsia="zh-CN"/>
        </w:rPr>
      </w:pPr>
    </w:p>
    <w:p w14:paraId="432B0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花瓣 petal — 32点  ❌ 余2</w:t>
      </w:r>
    </w:p>
    <w:p w14:paraId="12B6D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`1 2 3 4 5 6 7 8`</w:t>
      </w:r>
    </w:p>
    <w:p w14:paraId="119F7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`1` ⬜ ⬜ 🟫 🟫 🟫 🟫 ⬜ ⬜  (4点)</w:t>
      </w:r>
    </w:p>
    <w:p w14:paraId="3ED18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`2` ⬜ 🟫 🟫 🟫 🟫 🟫 🟫 ⬜  (6点)</w:t>
      </w:r>
    </w:p>
    <w:p w14:paraId="3E7AB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`3` 🟫 🟫 🟫 ⬜ ⬜ 🟫 🟫 🟫  (6点)</w:t>
      </w:r>
    </w:p>
    <w:p w14:paraId="6E36F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`4` 🟫 🟫 🟫 ⬜ ⬜ 🟫 🟫 🟫  (6点)</w:t>
      </w:r>
    </w:p>
    <w:p w14:paraId="21250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`5` ⬜ 🟫 🟫 🟫 🟫 🟫 🟫 ⬜  (6点)</w:t>
      </w:r>
    </w:p>
    <w:p w14:paraId="0FE7C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`6` ⬜ ⬜ 🟫 🟫 🟫 🟫 ⬜ ⬜  (4点)</w:t>
      </w:r>
    </w:p>
    <w:p w14:paraId="13FBDE69">
      <w:pPr>
        <w:rPr>
          <w:rFonts w:hint="default"/>
          <w:lang w:val="en-US" w:eastAsia="zh-CN"/>
        </w:rPr>
      </w:pPr>
    </w:p>
    <w:p w14:paraId="51A0B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沙漏 hourglass — 36点  ✅</w:t>
      </w:r>
    </w:p>
    <w:p w14:paraId="49D3F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`1 2 3 4 5 6 7 8`</w:t>
      </w:r>
    </w:p>
    <w:p w14:paraId="454D9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`1` 🟫 🟫 🟫 🟫 🟫 🟫 🟫 🟫  (8点)</w:t>
      </w:r>
    </w:p>
    <w:p w14:paraId="71F66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`2` ⬜ 🟫 🟫 🟫 🟫 🟫 🟫 ⬜  (6点)</w:t>
      </w:r>
    </w:p>
    <w:p w14:paraId="5FFC5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`3` ⬜ ⬜ 🟫 🟫 🟫 🟫 ⬜ ⬜  (4点)</w:t>
      </w:r>
    </w:p>
    <w:p w14:paraId="2155D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`4` ⬜ ⬜ 🟫 🟫 🟫 🟫 ⬜ ⬜  (4点)</w:t>
      </w:r>
    </w:p>
    <w:p w14:paraId="48A16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`5` ⬜ 🟫 🟫 🟫 🟫 🟫 🟫 ⬜  (6点)</w:t>
      </w:r>
    </w:p>
    <w:p w14:paraId="506790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`6` 🟫 🟫 🟫 🟫 🟫 🟫 🟫 🟫  (8点)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ar(--app-monospace-font-famil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DCBB06"/>
    <w:multiLevelType w:val="multilevel"/>
    <w:tmpl w:val="ADDCB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8F205D5"/>
    <w:multiLevelType w:val="multilevel"/>
    <w:tmpl w:val="F8F20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EF2E67"/>
    <w:rsid w:val="67F6BC06"/>
    <w:rsid w:val="FEEF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hd w:val="clear" w:fill="FFFFFF" w:themeFill="background1"/>
      <w:spacing w:before="400" w:after="120"/>
      <w:ind w:left="240"/>
      <w:outlineLvl w:val="0"/>
    </w:pPr>
    <w:rPr>
      <w:rFonts w:ascii="Microsoft YaHei" w:hAnsi="Microsoft YaHei" w:eastAsia="Microsoft YaHei" w:cs="微软雅黑"/>
      <w:b/>
      <w:bCs/>
      <w:color w:val="000000" w:themeColor="text1"/>
      <w:sz w:val="36"/>
      <w:szCs w:val="40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432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2026-06-02T03:55:00Z</dcterms:created>
  <dc:creator>王广政</dc:creator>
  <cp:lastModifiedBy>王广政</cp:lastModifiedBy>
  <dcterms:modified xsi:type="dcterms:W3CDTF">2026-06-11T23:07:33Z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E264E930D10CDDE03D731D6AD5009B1B_41</vt:lpwstr>
  </property>
</Properties>
</file>